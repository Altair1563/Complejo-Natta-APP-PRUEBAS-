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📄 CURRÍCULUM VITAE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285875" cy="12906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298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Anahí Rodríguez Benegas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🗓️ 31 años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Tristán Suárez, Ezeiza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📞 011-3575-6865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📧 anahi.rodriguez.benegas@gmail.com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🎯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PERFIL PROFESIONAL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Profesional proactiva, comprometida y con vocación por la educación. Actualmente, me desempeño como Acompañante Terapéutico en el ámbito escolar. Me caracterizo por la empatía, el trabajo en equipo y la motivación por los desafíos que contribuyen al desarrollo educativo.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🎓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FORMACIÓN ACADÉMICA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Acompañante Terapéutico – 200 hs – RS 1014 (RECIBIDA 2022)- Instituto Nueva Generacion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Licenciatura en Ciencias de la Educación– Universidad Nacional de Lomas de Zamora (Estudiante avanzada –  2020, en curso)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Bachiller en Economía y Gestión de Empresas -Escuela de Enseñanza Media N° 202, Carlos Spegazzini (RECIBIDA)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💼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EXPERIENCIA LABORAL</w:t>
      </w:r>
    </w:p>
    <w:p w:rsidR="00000000" w:rsidDel="00000000" w:rsidP="00000000" w:rsidRDefault="00000000" w:rsidRPr="00000000" w14:paraId="00000014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Acompañamiento individual a estudiantes con necesidades educativas especiales.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Intervenciones en el aula para favorecer la inclusión y el desempeño académico.</w:t>
      </w:r>
    </w:p>
    <w:p w:rsidR="00000000" w:rsidDel="00000000" w:rsidP="00000000" w:rsidRDefault="00000000" w:rsidRPr="00000000" w14:paraId="0000001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Asistencia en actividades pedagógicas y recreativas.</w:t>
      </w:r>
    </w:p>
    <w:p w:rsidR="00000000" w:rsidDel="00000000" w:rsidP="00000000" w:rsidRDefault="00000000" w:rsidRPr="00000000" w14:paraId="00000018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- Apoyo a docentes en la planificación y desarrollo de propuestas didácticas.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ACTUALIDAD Acompañante Terapéutico Escolar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° Escuela  N°7, Leopoldo Lugones, Carlos Spegazzini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° Nueva Escuela Spegazzini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2023- 2024 Auxiliar y Acompañante en Nivel Inicial 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° Jardín Nº 904 Carlos Spegazzini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📚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CAPACIDADES Y HABILIDADES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Inglés intermedio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Manejo de herramientas informáticas (Word, Excel básico, correo electrónico)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Alta empatía y habilidades de comunicación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Capacidad de trabajo en equipo e interdisciplinario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17.3228346456694" w:right="1440" w:header="720" w:footer="720"/>
      <w:pgNumType w:start="1"/>
      <w:sectPrChange w:author="Anahi Rodríguez" w:id="0" w:date="2025-07-27T15:52:00Z">
        <w:sectPr w:rsidR="000000" w:rsidDel="000000" w:rsidRPr="000000" w:rsidSect="000000">
          <w:pgMar w:bottom="1440" w:top="1440" w:left="1417.3228346456694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-810798378"/>
      <w:tag w:val="goog_rdk_2"/>
    </w:sdtPr>
    <w:sdtContent>
      <w:p w:rsidR="00000000" w:rsidDel="00000000" w:rsidP="00000000" w:rsidRDefault="00000000" w:rsidRPr="00000000" w14:paraId="00000029">
        <w:pPr>
          <w:rPr>
            <w:ins w:author="Anahi Rodríguez" w:id="1" w:date="2025-07-27T15:52:00Z"/>
          </w:rPr>
        </w:pPr>
        <w:sdt>
          <w:sdtPr>
            <w:id w:val="705874702"/>
            <w:tag w:val="goog_rdk_1"/>
          </w:sdtPr>
          <w:sdtContent>
            <w:ins w:author="Anahi Rodríguez" w:id="1" w:date="2025-07-27T15:52:00Z">
              <w:r w:rsidDel="00000000" w:rsidR="00000000" w:rsidRPr="00000000">
                <w:rPr>
                  <w:rtl w:val="0"/>
                </w:rPr>
              </w:r>
            </w:ins>
          </w:sdtContent>
        </w:sdt>
      </w:p>
    </w:sdtContent>
  </w:sdt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RxdLRnz5IFt0lJ86YF4dze+RA==">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